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commentRangeStart w:id="0"/>
      <w:r>
        <w:t>A document with comments and tracked changes.</w:t>
      </w:r>
      <w:commentRangeEnd w:id="0"/>
      <w:r>
        <w:rPr>
          <w:rStyle w:val="CommentReference"/>
        </w:rPr>
        <w:commentReference w:id="0"/>
      </w:r>
    </w:p>
    <w:p>
      <w:ins w:id="0" w:author="Sample Reviewer" w:date="2026-10-10T00:00:00Z">
        <w:r>
          <w:t>Inserted words</w:t>
        </w:r>
      </w:ins>
      <w:del w:id="1" w:author="Sample Reviewer" w:date="2026-10-10T00:00:00Z">
        <w:r>
          <w:delText>Deleted words</w:delText>
        </w:r>
      </w:del>
      <w:moveFrom w:id="2" w:author="Sample Reviewer" w:date="2026-10-10T00:00:00Z">
        <w:r>
          <w:delText>Moved from here</w:delText>
        </w:r>
      </w:moveFrom>
      <w:moveTo w:id="3" w:author="Sample Reviewer" w:date="2026-10-10T00:00:00Z">
        <w:r>
          <w:t>Moved to here</w:t>
        </w:r>
      </w:moveTo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Sample Reviewer" w:initials="SR" w:date="2026-10-10T19:01:37Z">
    <w:p>
      <w:pPr>
        <w:pStyle w:val="CommentText"/>
      </w:pPr>
      <w:r>
        <w:rPr>
          <w:rStyle w:val="CommentReference"/>
        </w:rPr>
        <w:annotationRef/>
      </w:r>
      <w:r>
        <w:t>Check this wording.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